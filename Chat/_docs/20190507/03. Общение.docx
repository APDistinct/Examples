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ovv2pf4p8h8" w:id="0"/>
      <w:bookmarkEnd w:id="0"/>
      <w:r w:rsidDel="00000000" w:rsidR="00000000" w:rsidRPr="00000000">
        <w:rPr>
          <w:rtl w:val="0"/>
        </w:rPr>
        <w:t xml:space="preserve">03. Общение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Приложение позволяет вести персональную переписку с контактами своей структуры, а также отправлять групповые рассылки. Возможность отправки сообщений структуре определяется “Правилами коммуникации внутри структуры”.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oe4ba4cxfl40" w:id="1"/>
      <w:bookmarkEnd w:id="1"/>
      <w:r w:rsidDel="00000000" w:rsidR="00000000" w:rsidRPr="00000000">
        <w:rPr>
          <w:rtl w:val="0"/>
        </w:rPr>
        <w:t xml:space="preserve">03.1. Отправка персональных сообщений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Приложение позволяет выбрать любого пользователя своей структуры и начать с ним диалог (переписку) в виде отправки сообщений и получения ответов в окно чата.</w:t>
      </w:r>
    </w:p>
    <w:p w:rsidR="00000000" w:rsidDel="00000000" w:rsidP="00000000" w:rsidRDefault="00000000" w:rsidRPr="00000000" w14:paraId="00000007">
      <w:pPr>
        <w:rPr>
          <w:color w:val="ff0000"/>
          <w:rPrChange w:author="Алексей Беспятых" w:id="1" w:date="2019-05-06T11:17:34Z">
            <w:rPr/>
          </w:rPrChange>
        </w:rPr>
      </w:pPr>
      <w:r w:rsidDel="00000000" w:rsidR="00000000" w:rsidRPr="00000000">
        <w:rPr>
          <w:rtl w:val="0"/>
        </w:rPr>
        <w:t xml:space="preserve">Чаты отображаются в виде списка во вкладке “Общение”. Сверху показываются наиболее “свежие” чаты. </w:t>
      </w:r>
      <w:ins w:author="Алексей Беспятых" w:id="0" w:date="2019-05-06T11:17:34Z">
        <w:r w:rsidDel="00000000" w:rsidR="00000000" w:rsidRPr="00000000">
          <w:rPr>
            <w:rtl w:val="0"/>
          </w:rPr>
          <w:t xml:space="preserve">(</w:t>
        </w:r>
        <w:r w:rsidDel="00000000" w:rsidR="00000000" w:rsidRPr="00000000">
          <w:rPr>
            <w:rtl w:val="0"/>
          </w:rPr>
          <w:t xml:space="preserve">Надо чтобы история переписок была за все время)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Чаты, в которых есть непрочитанные сообщения, выделяются цветным кружком с отображением количества непрочитанных сообщений.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26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 чата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В чате с каждым пользователем можно просматривать историю общения (если общение происходило ранее).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При написании текста сообщений существует возможность использовать переменные, например, имя для отправки персонализированных сообщений пользователям.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3840"/>
        <w:gridCol w:w="3780"/>
        <w:tblGridChange w:id="0">
          <w:tblGrid>
            <w:gridCol w:w="1740"/>
            <w:gridCol w:w="3840"/>
            <w:gridCol w:w="378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Переменная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Пример рассылаемого текста по группе контактов с использованием переменной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Пример конкретного сообщения, отправленного пользователю Иван Петров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%имя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%имя, привет! Как дела?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Иван, привет! Как дела?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%фамилия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%фамилия, привет! Как дела?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Петров, привет! Как дела?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Возможно использование нескольких переменных в одном тексте.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Сообщение может содержать только текст без форматирования и стилей. Отдельными сообщениями можно отправлять изображения (фотографии).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yyrl51vpxssi" w:id="2"/>
      <w:bookmarkEnd w:id="2"/>
      <w:r w:rsidDel="00000000" w:rsidR="00000000" w:rsidRPr="00000000">
        <w:rPr>
          <w:rtl w:val="0"/>
        </w:rPr>
        <w:t xml:space="preserve">03.2. Групповые рассылки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В Приложении можно выбрать несколько пользователей из своей структуры или выбрать пользователей определенного сегмента. Выбранным пользователям может быть отправлена групповая рассылка.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Групповая рассылка представляет собой отправку одного и того же введенного сообщения каждому пользователю в виде персонального сообщения. Возможные ответы получателей рассылки будут приходить в персональные чаты с конкретными получателями.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Для отправки групповой рассылки в разделе “Моя структура” в режиме отображения “Список” или “Сегменты” необходимы выбрать несколько контактов или целых сегментов для отправки.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643246" cy="43386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246" cy="4338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 выбора группы получателей из раздела “Моя структура”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ycj8od8x69ss" w:id="3"/>
      <w:bookmarkEnd w:id="3"/>
      <w:r w:rsidDel="00000000" w:rsidR="00000000" w:rsidRPr="00000000">
        <w:rPr>
          <w:rtl w:val="0"/>
        </w:rPr>
        <w:t xml:space="preserve">03.3. Получение сообщений пользователями сторонних мессенжеров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Консультанты, у которых установлено Приложение FL Chat, получают входящие сообщение в Приложение FL Chat.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Те консультанты, у которых Приложение FL Chat не установлено, получают и отправляют сообщения через сторонние мессенжеры (Telegram, Viber, Вконтакте). Сообщения приходят в тот мессенжер, в котором консультант проявляет последний раз активность (отвечал на сообщения или подписался на канал)</w:t>
      </w:r>
    </w:p>
    <w:p w:rsidR="00000000" w:rsidDel="00000000" w:rsidP="00000000" w:rsidRDefault="00000000" w:rsidRPr="00000000" w14:paraId="0000002E">
      <w:pPr>
        <w:rPr>
          <w:ins w:author="Алексей Беспятых" w:id="2" w:date="2019-05-06T11:21:44Z"/>
        </w:rPr>
      </w:pPr>
      <w:r w:rsidDel="00000000" w:rsidR="00000000" w:rsidRPr="00000000">
        <w:rPr>
          <w:rtl w:val="0"/>
        </w:rPr>
        <w:t xml:space="preserve">Обмен сообщениями между Приложением FL Chat и контактами в сторонних мессенжерах происходит через бота FL Chat (или канал FL Chat) в сторонних мессенжерах.</w:t>
      </w:r>
      <w:ins w:author="Алексей Беспятых" w:id="2" w:date="2019-05-06T11:21:44Z">
        <w:commentRangeStart w:id="0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F">
      <w:pPr>
        <w:rPr>
          <w:ins w:author="Алексей Беспятых" w:id="2" w:date="2019-05-06T11:21:44Z"/>
        </w:rPr>
      </w:pPr>
      <w:ins w:author="Алексей Беспятых" w:id="2" w:date="2019-05-06T11:21:44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30">
      <w:pPr>
        <w:rPr>
          <w:color w:val="ff0000"/>
          <w:rPrChange w:author="Алексей Беспятых" w:id="3" w:date="2019-05-06T11:23:37Z">
            <w:rPr/>
          </w:rPrChange>
        </w:rPr>
      </w:pPr>
      <w:ins w:author="Алексей Беспятых" w:id="2" w:date="2019-05-06T11:21:44Z">
        <w:r w:rsidDel="00000000" w:rsidR="00000000" w:rsidRPr="00000000">
          <w:rPr>
            <w:color w:val="ff0000"/>
            <w:rtl w:val="0"/>
            <w:rPrChange w:author="Алексей Беспятых" w:id="3" w:date="2019-05-06T11:23:37Z">
              <w:rPr/>
            </w:rPrChange>
          </w:rPr>
          <w:t xml:space="preserve">Если Консультант установил приложение FL Chat, но потом перестал им пользоваться, например, не заходил в него больше месяца. В какой мессенджер будут приходить ему сообщения? Тот же вопрос, если до этого отправляли сообщения Консультанту в один мессенджер, а потом он туда долгое время не заходит, как будет вести себя система? </w:t>
        </w:r>
      </w:ins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Рассмотрим пример структуры: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2266950" cy="19145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Пример. Упрощенная структура Степановой Натальи (директор)</w:t>
      </w:r>
    </w:p>
    <w:p w:rsidR="00000000" w:rsidDel="00000000" w:rsidP="00000000" w:rsidRDefault="00000000" w:rsidRPr="00000000" w14:paraId="0000003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8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1.5"/>
        <w:gridCol w:w="4691.5"/>
        <w:tblGridChange w:id="0">
          <w:tblGrid>
            <w:gridCol w:w="4691.5"/>
            <w:gridCol w:w="4691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i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634025" cy="5338763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025" cy="53387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Степанова Наталья отправляет сообщение Антонову Антону, который находится в глубине ее структуры.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1284" cy="5300663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284" cy="5300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Так так у Антонова Антона Приложение FL Chat не установлено, он получает сообщение в установленный и используемый им мессенжер.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Внутри мессенжера все входящие сообщения у Антонова Антона приходят от брендированного контакта Faberlic Chat. Однако каждое сообщение начинается с отображение конкретного отправителя. В данном случае это Степанова Наталья.</w:t>
            </w:r>
          </w:p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Используя кнопки команд мессенжера получатель сообщения может: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Написать ответ на последнее сообщение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Написать другому контакту вверх своей структуры в соответствии с правилами коммуникации внутри структуры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Получить информацию о своих баллах, об акциях и т.д. По нажатию информацию выводится в виде сообщение в окно чата или в виде ссылок на открытые ресурсы Партнера.</w:t>
            </w:r>
          </w:p>
          <w:p w:rsidR="00000000" w:rsidDel="00000000" w:rsidP="00000000" w:rsidRDefault="00000000" w:rsidRPr="00000000" w14:paraId="00000042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138" cy="5548749"/>
                  <wp:effectExtent b="0" l="0" r="0" t="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38" cy="5548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Выбрав “Написать ответ” на конкретное сообщение Антонов Антон отправил сообщение Степановой Наталье в чат. Данное сообщение Степанова Наталья получит внутри своего Приложения FL Chat.</w:t>
            </w:r>
          </w:p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В данном примере показан мессенжер Telegram. Отображение и функциональность в других мессенжерах может отличаться в зависимости от стандартов и возможностей, предоставляемых самими производителями мессенжеров.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fw37rruzy761" w:id="4"/>
      <w:bookmarkEnd w:id="4"/>
      <w:r w:rsidDel="00000000" w:rsidR="00000000" w:rsidRPr="00000000">
        <w:rPr>
          <w:rtl w:val="0"/>
        </w:rPr>
        <w:t xml:space="preserve">03.4. Установление первого контакта с пользователями сторонних мессенжеров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Для того, чтобы пользователь стороннего мессенжера мог получать и отправлять сообщения через сторонний мессенжер, необходимо получить его согласие на коммуникацию. В общем случае необходимо выразить согласие на получение сообщений от бота или канала Faberlic Chat в форме, предусмотренной конкретной платформой.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Сценарий получения первого сообщения:</w:t>
      </w:r>
    </w:p>
    <w:tbl>
      <w:tblPr>
        <w:tblStyle w:val="Table3"/>
        <w:tblW w:w="9383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91.5"/>
        <w:gridCol w:w="4691.5"/>
        <w:tblGridChange w:id="0">
          <w:tblGrid>
            <w:gridCol w:w="4691.5"/>
            <w:gridCol w:w="4691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7531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75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Степанова Наталья отправляет сообщение Антонову Антону, который находится в глубине ее структуры.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Антонов Антон при этом не получал ранее сообщения от пользователей Приложения FL Chat.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49657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496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Антонову Антону приходит SMS-сообщение от отправителя Faberlic Chat с уведомлением о пришедшем сообщении от Степановой Натальи.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В качестве альтернативы SMS, пользователю может быть отправлено сообщение через бизнес-аккаукт Viber.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9243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Антонов Антон кликает по ссылке в SMS и переходит на мобильную веб-страницу с текстом входящего сообщения от Степановой Натальи.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  <w:rPrChange w:author="Алексей Беспятых" w:id="5" w:date="2019-05-06T11:27:55Z">
                  <w:rPr/>
                </w:rPrChange>
              </w:rPr>
            </w:pPr>
            <w:r w:rsidDel="00000000" w:rsidR="00000000" w:rsidRPr="00000000">
              <w:rPr>
                <w:rtl w:val="0"/>
              </w:rPr>
              <w:t xml:space="preserve">На странице доступны кнопки ответа в “Любимом мессенжере”. </w:t>
            </w:r>
            <w:ins w:author="Алексей Беспятых" w:id="4" w:date="2019-05-06T11:27:24Z">
              <w:commentRangeStart w:id="1"/>
              <w:r w:rsidDel="00000000" w:rsidR="00000000" w:rsidRPr="00000000">
                <w:rPr>
                  <w:color w:val="ff0000"/>
                  <w:rtl w:val="0"/>
                  <w:rPrChange w:author="Алексей Беспятых" w:id="5" w:date="2019-05-06T11:27:55Z">
                    <w:rPr/>
                  </w:rPrChange>
                </w:rPr>
                <w:t xml:space="preserve">Лучше заменить на: Ответить в удобном мессенджере</w:t>
              </w:r>
            </w:ins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ответа происходит переход в выбранный мессенжер.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5092700"/>
                  <wp:effectExtent b="0" l="0" r="0" t="0"/>
                  <wp:docPr id="2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09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Например, по клику на кнопку Telegram, Антонов Антон попадает на страницу бота Faberlic Chat в мессенжере Telegram.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Нажав на кнопку “START”, Антонов Антон становится подписчиком бота Faberlic Chat.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1284" cy="5300663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284" cy="5300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Дальнейшее общение любого консультанта, использующего Приложение FL Chat, происходит путем прямой отправки сообщений Антонову Антону через Telegram-бота Faberlic Chat.</w:t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Вопрос: Когда Консультант первый раз отправляет рассылку по сегменту, люди сразу получать сообщение в последний использованный мессенджер или в начале люди будут получать СМС: </w:t>
      </w:r>
      <w:hyperlink r:id="rId17">
        <w:r w:rsidDel="00000000" w:rsidR="00000000" w:rsidRPr="00000000">
          <w:rPr>
            <w:color w:val="ff0000"/>
            <w:u w:val="single"/>
            <w:rtl w:val="0"/>
          </w:rPr>
          <w:t xml:space="preserve">http://joxi.ru/brRpoLvC78RD42</w:t>
        </w:r>
      </w:hyperlink>
      <w:r w:rsidDel="00000000" w:rsidR="00000000" w:rsidRPr="00000000">
        <w:rPr>
          <w:color w:val="ff0000"/>
          <w:rtl w:val="0"/>
        </w:rPr>
        <w:t xml:space="preserve"> Если СМС, то до многих мы не достучимся.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color w:val="ff0000"/>
          <w:rtl w:val="0"/>
        </w:rPr>
        <w:t xml:space="preserve">Если сразу в мессенджеры, а  СМС догоняющая схема, то это ОК. Но здесь важно проработать юридический контур, чтобы когда люди регистрируются, там был пункт, что мы можем отправлять им информацию в том числе через мессенджеры.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Ответ:</w:t>
      </w:r>
      <w:r w:rsidDel="00000000" w:rsidR="00000000" w:rsidRPr="00000000">
        <w:rPr>
          <w:rtl w:val="0"/>
        </w:rPr>
        <w:t xml:space="preserve"> Для установки первого контакта будет приоритетно использоваться сообщение в Viber Business. После появления возможности отправки бизнес-сообщений будет также использоваться WhatsApp.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В целом, подход такой, что приложение пытается “достучаться” до получателя через мессенжеры, и если не получается, то используется SMS. 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17.3228346456694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lexander Skuridin" w:id="0" w:date="2019-05-07T14:37:38Z">
    <w:p w:rsidR="00000000" w:rsidDel="00000000" w:rsidP="00000000" w:rsidRDefault="00000000" w:rsidRPr="00000000" w14:paraId="000000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Решено изучить все подобные сценарии консультантов в процессе тестирования пилотной версии и совместно выработать стратегию по реактивации</w:t>
      </w:r>
    </w:p>
  </w:comment>
  <w:comment w:author="Alexander Skuridin" w:id="1" w:date="2019-05-07T14:38:25Z">
    <w:p w:rsidR="00000000" w:rsidDel="00000000" w:rsidP="00000000" w:rsidRDefault="00000000" w:rsidRPr="00000000" w14:paraId="000000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Принято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hyperlink" Target="http://joxi.ru/brRpoLvC78RD42" TargetMode="External"/><Relationship Id="rId16" Type="http://schemas.openxmlformats.org/officeDocument/2006/relationships/image" Target="media/image8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